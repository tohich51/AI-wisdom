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Fixtures</w:t>
      </w:r>
    </w:p>
    <w:p>
      <w:r>
        <w:t>An ordinary paragraph, so numbering starts at two.</w:t>
      </w:r>
    </w:p>
    <w:p>
      <w:r>
        <w:t xml:space="preserve">plain </w:t>
      </w:r>
      <w:hyperlink r:id="rId100">
        <w:r>
          <w:t>hyperlink text</w:t>
        </w:r>
      </w:hyperlink>
      <w:ins w:id="900" w:author="fixture" w:date="2024-01-01T00:00:00Z">
        <w:r>
          <w:t xml:space="preserve"> inserted text</w:t>
        </w:r>
      </w:ins>
      <w:del w:id="901" w:author="fixture" w:date="2024-01-01T00:00:00Z">
        <w:r>
          <w:delText>deleted text</w:delText>
        </w:r>
      </w:del>
      <w:sdt>
        <w:sdtPr/>
        <w:sdtContent>
          <w:r>
            <w:t xml:space="preserve"> inline control</w:t>
          </w:r>
        </w:sdtContent>
      </w:sdt>
      <w:fldSimple w:instr=" PAGE ">
        <w:r>
          <w:t>7</w:t>
        </w:r>
      </w:fldSimple>
      <w:r>
        <w:instrText>PAGE</w:instrText>
      </w:r>
      <w:r>
        <w:t xml:space="preserve"> after</w:t>
        <w:tab/>
        <w:br/>
      </w:r>
      <w:r>
        <w:pict>
          <v:shape id="s1" type="#_x0000_t202" style="width:100pt;height:50pt">
            <v:textbox>
              <w:txbxContent>
                <w:p>
                  <w:r>
                    <w:t>text box content</w:t>
                  </w:r>
                </w:p>
              </w:txbxContent>
            </v:textbox>
          </v:shape>
        </w:pict>
      </w:r>
    </w:p>
    <w:sdt>
      <w:sdtPr>
        <w:alias w:val="body control"/>
      </w:sdtPr>
      <w:sdtContent>
        <w:p>
          <w:r>
            <w:t>paragraph inside a body level control</w:t>
          </w:r>
        </w:p>
      </w:sdtContent>
    </w:sdt>
    <w:p>
      <w:r>
        <w:t>before alternate </w:t>
      </w:r>
      <mc:AlternateContent>
        <mc:Choice Requires="wps">
          <w:r>
            <w:t>CHOICE-BRANCH</w:t>
          </w:r>
        </mc:Choice>
        <mc:Fallback>
          <w:r>
            <w:t>FALLBACK-BRANCH</w:t>
          </w:r>
        </mc:Fallback>
      </mc:AlternateContent>
      <w:r>
        <w:t> after alternate</w:t>
      </w:r>
    </w:p>
    <w:p>
      <w:r>
        <w:t>A final ordinary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